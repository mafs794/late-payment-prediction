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8730"/>
        <w:gridCol w:w="285"/>
      </w:tblGrid>
      <w:tr w:rsidR="0024408F" w14:paraId="465F2D17" w14:textId="77777777" w:rsidTr="008E73A3">
        <w:tc>
          <w:tcPr>
            <w:tcW w:w="8730" w:type="dxa"/>
            <w:tcBorders>
              <w:top w:val="nil"/>
              <w:left w:val="nil"/>
              <w:bottom w:val="nil"/>
              <w:right w:val="nil"/>
            </w:tcBorders>
            <w:hideMark/>
          </w:tcPr>
          <w:p w14:paraId="5387232B" w14:textId="2552577F" w:rsidR="00E50787" w:rsidRDefault="008E73A3">
            <w:pPr>
              <w:spacing w:line="480" w:lineRule="auto"/>
              <w:rPr>
                <w:i/>
                <w:color w:val="156082"/>
                <w:sz w:val="32"/>
                <w:szCs w:val="32"/>
              </w:rPr>
            </w:pPr>
            <w:r>
              <w:rPr>
                <w:i/>
                <w:color w:val="156082"/>
                <w:sz w:val="32"/>
                <w:szCs w:val="32"/>
              </w:rPr>
              <w:t>María Fernanda López Díaz</w:t>
            </w:r>
          </w:p>
        </w:tc>
        <w:tc>
          <w:tcPr>
            <w:tcW w:w="285"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8E73A3">
        <w:tc>
          <w:tcPr>
            <w:tcW w:w="8730" w:type="dxa"/>
            <w:tcBorders>
              <w:top w:val="nil"/>
              <w:left w:val="nil"/>
              <w:bottom w:val="nil"/>
              <w:right w:val="nil"/>
            </w:tcBorders>
            <w:hideMark/>
          </w:tcPr>
          <w:p w14:paraId="0F719F91"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Number</w:t>
            </w:r>
          </w:p>
          <w:p w14:paraId="4C519E27" w14:textId="49B4AFB3" w:rsidR="00E50787" w:rsidRDefault="00D47AC6">
            <w:pPr>
              <w:spacing w:line="480" w:lineRule="auto"/>
              <w:rPr>
                <w:i/>
                <w:color w:val="156082"/>
                <w:sz w:val="32"/>
                <w:szCs w:val="32"/>
              </w:rPr>
            </w:pPr>
            <w:r>
              <w:rPr>
                <w:i/>
                <w:color w:val="156082"/>
                <w:sz w:val="32"/>
                <w:szCs w:val="32"/>
              </w:rPr>
              <w:t>2026784</w:t>
            </w:r>
          </w:p>
        </w:tc>
        <w:tc>
          <w:tcPr>
            <w:tcW w:w="285"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8E73A3">
        <w:tc>
          <w:tcPr>
            <w:tcW w:w="8730" w:type="dxa"/>
            <w:tcBorders>
              <w:top w:val="nil"/>
              <w:left w:val="nil"/>
              <w:bottom w:val="nil"/>
              <w:right w:val="nil"/>
            </w:tcBorders>
            <w:hideMark/>
          </w:tcPr>
          <w:p w14:paraId="32085BBF" w14:textId="77777777" w:rsidR="0024408F" w:rsidRDefault="0024408F">
            <w:pPr>
              <w:spacing w:line="480" w:lineRule="auto"/>
              <w:rPr>
                <w:ins w:id="1" w:author="naomie mboma" w:date="2026-04-19T22:07:00Z" w16du:dateUtc="2026-04-19T21:07:00Z"/>
                <w:i/>
                <w:color w:val="156082"/>
                <w:sz w:val="32"/>
                <w:szCs w:val="32"/>
              </w:rPr>
            </w:pPr>
            <w:r>
              <w:rPr>
                <w:i/>
                <w:color w:val="156082"/>
                <w:sz w:val="32"/>
                <w:szCs w:val="32"/>
              </w:rPr>
              <w:t>Module Title</w:t>
            </w:r>
          </w:p>
          <w:p w14:paraId="25760F1A" w14:textId="126258E9" w:rsidR="00E50787" w:rsidRDefault="00D47AC6">
            <w:pPr>
              <w:spacing w:line="480" w:lineRule="auto"/>
              <w:rPr>
                <w:i/>
                <w:color w:val="156082"/>
                <w:sz w:val="32"/>
                <w:szCs w:val="32"/>
              </w:rPr>
            </w:pPr>
            <w:r>
              <w:rPr>
                <w:i/>
                <w:color w:val="156082"/>
                <w:sz w:val="32"/>
                <w:szCs w:val="32"/>
              </w:rPr>
              <w:t>Strategic Thinking</w:t>
            </w:r>
          </w:p>
        </w:tc>
        <w:tc>
          <w:tcPr>
            <w:tcW w:w="285"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8E73A3">
        <w:tc>
          <w:tcPr>
            <w:tcW w:w="8730" w:type="dxa"/>
            <w:tcBorders>
              <w:top w:val="nil"/>
              <w:left w:val="nil"/>
              <w:bottom w:val="nil"/>
              <w:right w:val="nil"/>
            </w:tcBorders>
            <w:hideMark/>
          </w:tcPr>
          <w:p w14:paraId="489B184B" w14:textId="7AFD92F0" w:rsidR="00E50787" w:rsidRDefault="00D47AC6">
            <w:pPr>
              <w:spacing w:line="480" w:lineRule="auto"/>
              <w:rPr>
                <w:i/>
                <w:color w:val="156082"/>
                <w:sz w:val="32"/>
                <w:szCs w:val="32"/>
              </w:rPr>
            </w:pPr>
            <w:r>
              <w:rPr>
                <w:i/>
                <w:color w:val="156082"/>
                <w:sz w:val="32"/>
                <w:szCs w:val="32"/>
              </w:rPr>
              <w:t xml:space="preserve">From reactive to predictive collections: forecasting late payments and prioritising collection effort at an internet and cable tv provider </w:t>
            </w:r>
          </w:p>
        </w:tc>
        <w:tc>
          <w:tcPr>
            <w:tcW w:w="285"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8E73A3">
        <w:tc>
          <w:tcPr>
            <w:tcW w:w="8730" w:type="dxa"/>
            <w:tcBorders>
              <w:top w:val="nil"/>
              <w:left w:val="nil"/>
              <w:bottom w:val="nil"/>
              <w:right w:val="nil"/>
            </w:tcBorders>
            <w:hideMark/>
          </w:tcPr>
          <w:p w14:paraId="3BA3412A" w14:textId="77777777" w:rsidR="0024408F" w:rsidRDefault="0024408F">
            <w:pPr>
              <w:spacing w:line="480" w:lineRule="auto"/>
              <w:rPr>
                <w:ins w:id="2" w:author="naomie mboma" w:date="2026-04-19T22:10:00Z" w16du:dateUtc="2026-04-19T21:10:00Z"/>
                <w:i/>
                <w:color w:val="156082"/>
                <w:sz w:val="32"/>
                <w:szCs w:val="32"/>
              </w:rPr>
            </w:pPr>
            <w:r>
              <w:rPr>
                <w:i/>
                <w:color w:val="156082"/>
                <w:sz w:val="32"/>
                <w:szCs w:val="32"/>
              </w:rPr>
              <w:t>Lecturer/Supervisor</w:t>
            </w:r>
          </w:p>
          <w:p w14:paraId="0F93ADA6" w14:textId="43C4B43E" w:rsidR="00E50787" w:rsidRDefault="00E50787">
            <w:pPr>
              <w:spacing w:line="480" w:lineRule="auto"/>
              <w:rPr>
                <w:i/>
                <w:color w:val="156082"/>
                <w:sz w:val="32"/>
                <w:szCs w:val="32"/>
              </w:rPr>
            </w:pPr>
            <w:ins w:id="3" w:author="naomie mboma" w:date="2026-04-19T22:10:00Z" w16du:dateUtc="2026-04-19T21:10:00Z">
              <w:r>
                <w:rPr>
                  <w:i/>
                  <w:color w:val="156082"/>
                  <w:sz w:val="32"/>
                  <w:szCs w:val="32"/>
                </w:rPr>
                <w:t xml:space="preserve">Muhammad </w:t>
              </w:r>
              <w:proofErr w:type="spellStart"/>
              <w:r>
                <w:rPr>
                  <w:i/>
                  <w:color w:val="156082"/>
                  <w:sz w:val="32"/>
                  <w:szCs w:val="32"/>
                </w:rPr>
                <w:t>lqbal</w:t>
              </w:r>
            </w:ins>
            <w:proofErr w:type="spellEnd"/>
          </w:p>
        </w:tc>
        <w:tc>
          <w:tcPr>
            <w:tcW w:w="285"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8E73A3">
        <w:tc>
          <w:tcPr>
            <w:tcW w:w="8730" w:type="dxa"/>
            <w:tcBorders>
              <w:top w:val="nil"/>
              <w:left w:val="nil"/>
              <w:bottom w:val="nil"/>
              <w:right w:val="nil"/>
            </w:tcBorders>
            <w:hideMark/>
          </w:tcPr>
          <w:p w14:paraId="6A8415D4" w14:textId="77777777" w:rsidR="0024408F" w:rsidRDefault="0024408F">
            <w:pPr>
              <w:spacing w:line="480" w:lineRule="auto"/>
              <w:rPr>
                <w:ins w:id="4" w:author="naomie mboma" w:date="2026-04-19T22:08:00Z" w16du:dateUtc="2026-04-19T21:08:00Z"/>
                <w:i/>
                <w:color w:val="156082"/>
                <w:sz w:val="32"/>
                <w:szCs w:val="32"/>
              </w:rPr>
            </w:pPr>
            <w:r>
              <w:rPr>
                <w:i/>
                <w:color w:val="156082"/>
                <w:sz w:val="32"/>
                <w:szCs w:val="32"/>
              </w:rPr>
              <w:t>Assessment Due Date</w:t>
            </w:r>
          </w:p>
          <w:p w14:paraId="1B7FDA69" w14:textId="207F4C1C" w:rsidR="00E50787" w:rsidRDefault="008E73A3">
            <w:pPr>
              <w:spacing w:line="480" w:lineRule="auto"/>
              <w:rPr>
                <w:i/>
                <w:color w:val="156082"/>
                <w:sz w:val="32"/>
                <w:szCs w:val="32"/>
              </w:rPr>
            </w:pPr>
            <w:r>
              <w:rPr>
                <w:i/>
                <w:color w:val="156082"/>
                <w:sz w:val="32"/>
                <w:szCs w:val="32"/>
              </w:rPr>
              <w:t>25</w:t>
            </w:r>
            <w:ins w:id="5" w:author="naomie mboma" w:date="2026-04-19T22:11:00Z" w16du:dateUtc="2026-04-19T21:11:00Z">
              <w:r w:rsidR="00E50787">
                <w:rPr>
                  <w:i/>
                  <w:color w:val="156082"/>
                  <w:sz w:val="32"/>
                  <w:szCs w:val="32"/>
                </w:rPr>
                <w:t>/</w:t>
              </w:r>
            </w:ins>
            <w:r>
              <w:rPr>
                <w:i/>
                <w:color w:val="156082"/>
                <w:sz w:val="32"/>
                <w:szCs w:val="32"/>
              </w:rPr>
              <w:t>10</w:t>
            </w:r>
            <w:ins w:id="6" w:author="naomie mboma" w:date="2026-04-19T22:11:00Z" w16du:dateUtc="2026-04-19T21:11:00Z">
              <w:r w:rsidR="00E50787">
                <w:rPr>
                  <w:i/>
                  <w:color w:val="156082"/>
                  <w:sz w:val="32"/>
                  <w:szCs w:val="32"/>
                </w:rPr>
                <w:t>/</w:t>
              </w:r>
            </w:ins>
            <w:r>
              <w:rPr>
                <w:i/>
                <w:color w:val="156082"/>
                <w:sz w:val="32"/>
                <w:szCs w:val="32"/>
              </w:rPr>
              <w:t>2026</w:t>
            </w:r>
          </w:p>
        </w:tc>
        <w:tc>
          <w:tcPr>
            <w:tcW w:w="285"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8E73A3">
        <w:tc>
          <w:tcPr>
            <w:tcW w:w="8730" w:type="dxa"/>
            <w:tcBorders>
              <w:top w:val="nil"/>
              <w:left w:val="nil"/>
              <w:bottom w:val="nil"/>
              <w:right w:val="nil"/>
            </w:tcBorders>
            <w:hideMark/>
          </w:tcPr>
          <w:p w14:paraId="487A957A" w14:textId="77777777" w:rsidR="0024408F" w:rsidRDefault="0024408F">
            <w:pPr>
              <w:spacing w:line="480" w:lineRule="auto"/>
              <w:rPr>
                <w:ins w:id="7" w:author="naomie mboma" w:date="2026-04-19T22:08:00Z" w16du:dateUtc="2026-04-19T21:08:00Z"/>
                <w:i/>
                <w:color w:val="156082"/>
                <w:sz w:val="32"/>
                <w:szCs w:val="32"/>
              </w:rPr>
            </w:pPr>
            <w:r>
              <w:rPr>
                <w:i/>
                <w:color w:val="156082"/>
                <w:sz w:val="32"/>
                <w:szCs w:val="32"/>
              </w:rPr>
              <w:t>Date of Submission</w:t>
            </w:r>
          </w:p>
          <w:p w14:paraId="4160E72B" w14:textId="043157CA" w:rsidR="00E50787" w:rsidRDefault="008E73A3">
            <w:pPr>
              <w:spacing w:line="480" w:lineRule="auto"/>
              <w:rPr>
                <w:i/>
                <w:color w:val="156082"/>
                <w:sz w:val="32"/>
                <w:szCs w:val="32"/>
              </w:rPr>
            </w:pPr>
            <w:r>
              <w:rPr>
                <w:i/>
                <w:color w:val="156082"/>
                <w:sz w:val="32"/>
                <w:szCs w:val="32"/>
              </w:rPr>
              <w:t>25</w:t>
            </w:r>
            <w:ins w:id="8" w:author="naomie mboma" w:date="2026-04-19T22:08:00Z" w16du:dateUtc="2026-04-19T21:08:00Z">
              <w:r w:rsidR="00E50787">
                <w:rPr>
                  <w:i/>
                  <w:color w:val="156082"/>
                  <w:sz w:val="32"/>
                  <w:szCs w:val="32"/>
                </w:rPr>
                <w:t>/</w:t>
              </w:r>
            </w:ins>
            <w:r>
              <w:rPr>
                <w:i/>
                <w:color w:val="156082"/>
                <w:sz w:val="32"/>
                <w:szCs w:val="32"/>
              </w:rPr>
              <w:t>10</w:t>
            </w:r>
            <w:ins w:id="9" w:author="naomie mboma" w:date="2026-04-19T22:08:00Z" w16du:dateUtc="2026-04-19T21:08:00Z">
              <w:r w:rsidR="00E50787">
                <w:rPr>
                  <w:i/>
                  <w:color w:val="156082"/>
                  <w:sz w:val="32"/>
                  <w:szCs w:val="32"/>
                </w:rPr>
                <w:t>/</w:t>
              </w:r>
            </w:ins>
            <w:r>
              <w:rPr>
                <w:i/>
                <w:color w:val="156082"/>
                <w:sz w:val="32"/>
                <w:szCs w:val="32"/>
              </w:rPr>
              <w:t>2026</w:t>
            </w:r>
          </w:p>
        </w:tc>
        <w:tc>
          <w:tcPr>
            <w:tcW w:w="285"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lastRenderedPageBreak/>
        <w:t>Use of AI Tools</w:t>
      </w:r>
    </w:p>
    <w:p w14:paraId="690F67D2" w14:textId="77777777" w:rsidR="008E73A3" w:rsidRDefault="00E73B14">
      <w:pPr>
        <w:rPr>
          <w:b/>
          <w:sz w:val="28"/>
          <w:szCs w:val="28"/>
        </w:rPr>
      </w:pPr>
      <w:r>
        <w:rPr>
          <w:sz w:val="28"/>
          <w:szCs w:val="28"/>
        </w:rPr>
        <w:t xml:space="preserve">I acknowledge the use of </w:t>
      </w:r>
      <w:r w:rsidR="008E73A3">
        <w:rPr>
          <w:b/>
          <w:sz w:val="28"/>
          <w:szCs w:val="28"/>
        </w:rPr>
        <w:t>Claude</w:t>
      </w:r>
      <w:r>
        <w:rPr>
          <w:sz w:val="28"/>
          <w:szCs w:val="28"/>
        </w:rPr>
        <w:t xml:space="preserve"> for the purpose of </w:t>
      </w:r>
      <w:r>
        <w:rPr>
          <w:b/>
          <w:sz w:val="28"/>
          <w:szCs w:val="28"/>
        </w:rPr>
        <w:t xml:space="preserve">[provide a brief explanation of how you used the tool]. </w:t>
      </w:r>
    </w:p>
    <w:p w14:paraId="3165D2C2" w14:textId="54D0CB2D" w:rsidR="0051184F" w:rsidRPr="008E73A3" w:rsidRDefault="0024408F">
      <w:pPr>
        <w:rPr>
          <w:b/>
          <w:sz w:val="28"/>
          <w:szCs w:val="28"/>
        </w:rPr>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&#13;&#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367BB854" w14:textId="6D6CC62F" w:rsidR="003E7E46" w:rsidRDefault="00E73B14" w:rsidP="003E7E46">
      <w:pPr>
        <w:pStyle w:val="Heading1"/>
        <w:spacing w:after="0"/>
      </w:pPr>
      <w:bookmarkStart w:id="10" w:name="_heading=h.gjdgxs" w:colFirst="0" w:colLast="0"/>
      <w:bookmarkEnd w:id="10"/>
      <w:r>
        <w:lastRenderedPageBreak/>
        <w:t>Introduction</w:t>
      </w:r>
    </w:p>
    <w:p w14:paraId="5B97418F" w14:textId="77777777" w:rsidR="003E7E46" w:rsidRDefault="003E7E46" w:rsidP="003E7E46"/>
    <w:p w14:paraId="737D854E" w14:textId="316FEC56" w:rsidR="003E7E46" w:rsidRPr="003E7E46" w:rsidRDefault="003E7E46" w:rsidP="003E7E46">
      <w:pPr>
        <w:jc w:val="both"/>
      </w:pPr>
      <w:r>
        <w:t>Guatemala is a country where around 62% of the population uses the internet (Kemp, 2025). However, 83.2% of the workforce is employed in the informal sector (</w:t>
      </w:r>
      <w:proofErr w:type="spellStart"/>
      <w:r>
        <w:t>Emisoras</w:t>
      </w:r>
      <w:proofErr w:type="spellEnd"/>
      <w:r>
        <w:t xml:space="preserve"> Unidas, 2025). In addition, only 64.4% of adults have a bank account, falling to 45.8% in rural areas (Orozco, 2025). For many household, this means irregular income and payments made in cash, which makes it harder to pay monthly services on time. </w:t>
      </w:r>
    </w:p>
    <w:p w14:paraId="2B68959F" w14:textId="77777777" w:rsidR="003E7E46" w:rsidRDefault="008E73A3" w:rsidP="003E7E46">
      <w:pPr>
        <w:jc w:val="both"/>
      </w:pPr>
      <w:r>
        <w:t>For subscription businesses such as internet service providers, steady monthly payments are the basis of cash flow. Late payments delay revenue</w:t>
      </w:r>
      <w:r w:rsidR="003E7E46">
        <w:t xml:space="preserve"> and r</w:t>
      </w:r>
      <w:r>
        <w:t xml:space="preserve">aise collection costs. </w:t>
      </w:r>
      <w:r w:rsidR="00D975AF">
        <w:t xml:space="preserve">Cosmovision is a Guatemalan provider of fibre-optic internet and cable TV, serving customers in Ciudad </w:t>
      </w:r>
      <w:proofErr w:type="spellStart"/>
      <w:r w:rsidR="00D975AF">
        <w:t>Peronia</w:t>
      </w:r>
      <w:proofErr w:type="spellEnd"/>
      <w:r w:rsidR="00D975AF">
        <w:t xml:space="preserve"> and the department of Sacatepéquez. </w:t>
      </w:r>
    </w:p>
    <w:p w14:paraId="235FBEAB" w14:textId="64E910F6" w:rsidR="00D975AF" w:rsidRPr="008E73A3" w:rsidRDefault="003E7E46" w:rsidP="003E7E46">
      <w:pPr>
        <w:jc w:val="both"/>
      </w:pPr>
      <w:r>
        <w:t xml:space="preserve">Research shows that late payment can be precited from customers’ past payment behaviour (Bahrami, Bozkaya and </w:t>
      </w:r>
      <w:proofErr w:type="spellStart"/>
      <w:r>
        <w:t>Balcisoy</w:t>
      </w:r>
      <w:proofErr w:type="spellEnd"/>
      <w:r>
        <w:t xml:space="preserve">, 2020) and reduced with timely reminders (Cadena and </w:t>
      </w:r>
      <w:proofErr w:type="spellStart"/>
      <w:r>
        <w:t>Schoar</w:t>
      </w:r>
      <w:proofErr w:type="spellEnd"/>
      <w:r>
        <w:t>, 2011). T</w:t>
      </w:r>
      <w:r w:rsidR="00D975AF">
        <w:t xml:space="preserve">his project applies data analytics and predictive modelling to </w:t>
      </w:r>
      <w:r>
        <w:t xml:space="preserve">Cosmovision’s </w:t>
      </w:r>
      <w:r w:rsidR="00D975AF">
        <w:t xml:space="preserve">payment history so that collection effort moves from reacting to debt to preventing it. </w:t>
      </w:r>
    </w:p>
    <w:p w14:paraId="764E5A9E" w14:textId="77777777" w:rsidR="008E73A3" w:rsidRDefault="008E73A3" w:rsidP="008E73A3"/>
    <w:p w14:paraId="471C16BB" w14:textId="77777777" w:rsidR="008E73A3" w:rsidRDefault="008E73A3" w:rsidP="008E73A3"/>
    <w:p w14:paraId="07C74B51" w14:textId="77777777" w:rsidR="008E73A3" w:rsidRDefault="008E73A3" w:rsidP="008E73A3"/>
    <w:p w14:paraId="57AC5B40" w14:textId="77777777" w:rsidR="008E73A3" w:rsidRDefault="008E73A3" w:rsidP="008E73A3"/>
    <w:p w14:paraId="4303D292" w14:textId="77777777" w:rsidR="008E73A3" w:rsidRDefault="008E73A3" w:rsidP="008E73A3"/>
    <w:p w14:paraId="397DFF6C" w14:textId="77777777" w:rsidR="008E73A3" w:rsidRDefault="008E73A3" w:rsidP="008E73A3"/>
    <w:p w14:paraId="2F83B6AB" w14:textId="77777777" w:rsidR="008E73A3" w:rsidRDefault="008E73A3" w:rsidP="008E73A3"/>
    <w:p w14:paraId="029EF8EA" w14:textId="77777777" w:rsidR="008E73A3" w:rsidRDefault="008E73A3" w:rsidP="008E73A3"/>
    <w:p w14:paraId="08743BF7" w14:textId="77777777" w:rsidR="008E73A3" w:rsidRDefault="008E73A3" w:rsidP="008E73A3"/>
    <w:p w14:paraId="534B0601" w14:textId="77777777" w:rsidR="008E73A3" w:rsidRDefault="008E73A3" w:rsidP="008E73A3"/>
    <w:p w14:paraId="23033175" w14:textId="77777777" w:rsidR="008E73A3" w:rsidRDefault="008E73A3" w:rsidP="008E73A3"/>
    <w:p w14:paraId="5C6D04E9" w14:textId="77777777" w:rsidR="008E73A3" w:rsidRDefault="008E73A3" w:rsidP="008E73A3"/>
    <w:p w14:paraId="1C293E34" w14:textId="77777777" w:rsidR="008E73A3" w:rsidRDefault="008E73A3" w:rsidP="008E73A3"/>
    <w:p w14:paraId="509E76D5" w14:textId="77777777" w:rsidR="008E73A3" w:rsidRDefault="008E73A3" w:rsidP="008E73A3"/>
    <w:p w14:paraId="74A65B6D" w14:textId="77777777" w:rsidR="008E73A3" w:rsidRDefault="008E73A3" w:rsidP="008E73A3"/>
    <w:p w14:paraId="18ABC759" w14:textId="77777777" w:rsidR="008E73A3" w:rsidRDefault="008E73A3" w:rsidP="008E73A3"/>
    <w:p w14:paraId="7CA72503" w14:textId="77777777" w:rsidR="008E73A3" w:rsidRDefault="008E73A3" w:rsidP="008E73A3"/>
    <w:p w14:paraId="4DA58DE9" w14:textId="77777777" w:rsidR="008E73A3" w:rsidRDefault="008E73A3" w:rsidP="008E73A3"/>
    <w:p w14:paraId="7655A7D4" w14:textId="77777777" w:rsidR="008E73A3" w:rsidRDefault="008E73A3" w:rsidP="008E73A3"/>
    <w:p w14:paraId="6B356D46" w14:textId="21595EC7" w:rsidR="0051184F" w:rsidRDefault="003E7E46">
      <w:pPr>
        <w:pStyle w:val="Heading1"/>
        <w:spacing w:before="0"/>
      </w:pPr>
      <w:bookmarkStart w:id="11" w:name="_heading=h.30j0zll" w:colFirst="0" w:colLast="0"/>
      <w:bookmarkEnd w:id="11"/>
      <w:r>
        <w:lastRenderedPageBreak/>
        <w:t>Problem Definition</w:t>
      </w:r>
    </w:p>
    <w:p w14:paraId="3DE24BFB" w14:textId="718DC9D9" w:rsidR="003E7E46" w:rsidRDefault="003E7E46" w:rsidP="000727A3">
      <w:pPr>
        <w:jc w:val="both"/>
      </w:pPr>
      <w:r>
        <w:t>Cosmovision’s invoices have no due date</w:t>
      </w:r>
      <w:r w:rsidR="00EB03E2">
        <w:t xml:space="preserve"> and the company does not charge late fees</w:t>
      </w:r>
      <w:r>
        <w:t>. Instead, each sector has a fixed monthly suspension date, and internet customers who have not paid by then are disconnected. In October 2026</w:t>
      </w:r>
      <w:r w:rsidR="00770239">
        <w:t xml:space="preserve">, </w:t>
      </w:r>
      <w:r>
        <w:t xml:space="preserve">840 </w:t>
      </w:r>
      <w:r w:rsidR="000727A3">
        <w:t xml:space="preserve">customers were suspended in Ciudad </w:t>
      </w:r>
      <w:proofErr w:type="spellStart"/>
      <w:r w:rsidR="000727A3">
        <w:t>Peronia</w:t>
      </w:r>
      <w:proofErr w:type="spellEnd"/>
      <w:r w:rsidR="00770239">
        <w:t>. Customer</w:t>
      </w:r>
      <w:r w:rsidR="00C07C61">
        <w:t>s</w:t>
      </w:r>
      <w:r w:rsidR="00770239">
        <w:t xml:space="preserve"> who only have cable TV cannot be suspended, so their debt keeps growing unless the service is physically disconnected.</w:t>
      </w:r>
    </w:p>
    <w:p w14:paraId="3BFF3C5B" w14:textId="77D99749" w:rsidR="00C07C61" w:rsidRDefault="00770239" w:rsidP="000727A3">
      <w:pPr>
        <w:jc w:val="both"/>
      </w:pPr>
      <w:r>
        <w:t>Cosmovision collects payment</w:t>
      </w:r>
      <w:r w:rsidR="00C07C61">
        <w:t>s</w:t>
      </w:r>
      <w:r>
        <w:t xml:space="preserve"> manually: in branches, through WhatsApp</w:t>
      </w:r>
      <w:r w:rsidR="00C07C61">
        <w:t xml:space="preserve"> </w:t>
      </w:r>
      <w:r w:rsidR="00C07C61">
        <w:t>where customers send their bank transfer receipts</w:t>
      </w:r>
      <w:r>
        <w:t>,</w:t>
      </w:r>
      <w:r w:rsidR="00C07C61">
        <w:t xml:space="preserve"> and </w:t>
      </w:r>
      <w:r w:rsidR="00C07C61">
        <w:t xml:space="preserve">through collectors in Ciudad </w:t>
      </w:r>
      <w:proofErr w:type="spellStart"/>
      <w:r w:rsidR="00C07C61">
        <w:t>Peronia</w:t>
      </w:r>
      <w:proofErr w:type="spellEnd"/>
      <w:r w:rsidR="00C07C61">
        <w:t>. Collectors receive a printed list, filtered by hand, of customers who already owe one or more months.</w:t>
      </w:r>
    </w:p>
    <w:p w14:paraId="144FCCDB" w14:textId="67856D1C" w:rsidR="000727A3" w:rsidRDefault="00770239" w:rsidP="000727A3">
      <w:pPr>
        <w:jc w:val="both"/>
      </w:pPr>
      <w:r>
        <w:t>As a result, payments pile up on the suspension date: WhatsApp chats are flooded with receipts and branches handle a much higher cash volume that day. Collection is concentrated on specific dates instead of keeping a steady flow throughout the month</w:t>
      </w:r>
      <w:r w:rsidR="00C07C61">
        <w:t>.</w:t>
      </w:r>
      <w:r>
        <w:t xml:space="preserve"> </w:t>
      </w:r>
      <w:r w:rsidR="000727A3">
        <w:t xml:space="preserve">Although the company holds years of payment and reminder history, this data has never been used to decide whom to contact, when or how. </w:t>
      </w:r>
    </w:p>
    <w:p w14:paraId="7CCC9C7D" w14:textId="77777777" w:rsidR="000727A3" w:rsidRDefault="000727A3" w:rsidP="000727A3">
      <w:pPr>
        <w:jc w:val="both"/>
      </w:pPr>
    </w:p>
    <w:p w14:paraId="1B7F00F0" w14:textId="77777777" w:rsidR="000727A3" w:rsidRDefault="000727A3" w:rsidP="000727A3">
      <w:pPr>
        <w:jc w:val="both"/>
      </w:pPr>
    </w:p>
    <w:p w14:paraId="136A3805" w14:textId="77777777" w:rsidR="000727A3" w:rsidRDefault="000727A3" w:rsidP="000727A3">
      <w:pPr>
        <w:jc w:val="both"/>
      </w:pPr>
    </w:p>
    <w:p w14:paraId="6362A488" w14:textId="77777777" w:rsidR="000727A3" w:rsidRDefault="000727A3" w:rsidP="000727A3">
      <w:pPr>
        <w:jc w:val="both"/>
      </w:pPr>
    </w:p>
    <w:p w14:paraId="1FF80CF4" w14:textId="77777777" w:rsidR="000727A3" w:rsidRDefault="000727A3" w:rsidP="000727A3">
      <w:pPr>
        <w:jc w:val="both"/>
      </w:pPr>
    </w:p>
    <w:p w14:paraId="7C27DF7F" w14:textId="77777777" w:rsidR="000727A3" w:rsidRDefault="000727A3" w:rsidP="000727A3">
      <w:pPr>
        <w:jc w:val="both"/>
      </w:pPr>
    </w:p>
    <w:p w14:paraId="01C42708" w14:textId="77777777" w:rsidR="000727A3" w:rsidRDefault="000727A3" w:rsidP="000727A3">
      <w:pPr>
        <w:jc w:val="both"/>
      </w:pPr>
    </w:p>
    <w:p w14:paraId="4A5C2252" w14:textId="77777777" w:rsidR="000727A3" w:rsidRDefault="000727A3" w:rsidP="000727A3">
      <w:pPr>
        <w:jc w:val="both"/>
      </w:pPr>
    </w:p>
    <w:p w14:paraId="75480B61" w14:textId="77777777" w:rsidR="000727A3" w:rsidRDefault="000727A3" w:rsidP="000727A3">
      <w:pPr>
        <w:jc w:val="both"/>
      </w:pPr>
    </w:p>
    <w:p w14:paraId="0477B090" w14:textId="77777777" w:rsidR="000727A3" w:rsidRDefault="000727A3" w:rsidP="000727A3">
      <w:pPr>
        <w:jc w:val="both"/>
      </w:pPr>
    </w:p>
    <w:p w14:paraId="39DBCB88" w14:textId="77777777" w:rsidR="000727A3" w:rsidRDefault="000727A3" w:rsidP="000727A3">
      <w:pPr>
        <w:jc w:val="both"/>
      </w:pPr>
    </w:p>
    <w:p w14:paraId="0D3C4A79" w14:textId="77777777" w:rsidR="000727A3" w:rsidRDefault="000727A3" w:rsidP="000727A3">
      <w:pPr>
        <w:jc w:val="both"/>
      </w:pPr>
    </w:p>
    <w:p w14:paraId="2967C6A6" w14:textId="77777777" w:rsidR="000727A3" w:rsidRDefault="000727A3" w:rsidP="000727A3">
      <w:pPr>
        <w:jc w:val="both"/>
      </w:pPr>
    </w:p>
    <w:p w14:paraId="68034807" w14:textId="77777777" w:rsidR="000727A3" w:rsidRDefault="000727A3" w:rsidP="000727A3">
      <w:pPr>
        <w:jc w:val="both"/>
      </w:pPr>
    </w:p>
    <w:p w14:paraId="53BBD593" w14:textId="77777777" w:rsidR="000727A3" w:rsidRDefault="000727A3" w:rsidP="000727A3">
      <w:pPr>
        <w:jc w:val="both"/>
      </w:pPr>
    </w:p>
    <w:p w14:paraId="7C4A3A84" w14:textId="77777777" w:rsidR="000727A3" w:rsidRDefault="000727A3" w:rsidP="000727A3">
      <w:pPr>
        <w:jc w:val="both"/>
      </w:pPr>
    </w:p>
    <w:p w14:paraId="7CC50246" w14:textId="77777777" w:rsidR="000727A3" w:rsidRDefault="000727A3" w:rsidP="000727A3">
      <w:pPr>
        <w:jc w:val="both"/>
      </w:pPr>
    </w:p>
    <w:p w14:paraId="575E2845" w14:textId="77777777" w:rsidR="000727A3" w:rsidRDefault="000727A3" w:rsidP="000727A3">
      <w:pPr>
        <w:jc w:val="both"/>
      </w:pPr>
    </w:p>
    <w:p w14:paraId="5BE32367" w14:textId="77777777" w:rsidR="000727A3" w:rsidRPr="003E7E46" w:rsidRDefault="000727A3" w:rsidP="000727A3">
      <w:pPr>
        <w:jc w:val="both"/>
      </w:pPr>
    </w:p>
    <w:p w14:paraId="1904A709" w14:textId="77777777" w:rsidR="003E7E46" w:rsidRDefault="003E7E46" w:rsidP="003E7E46"/>
    <w:p w14:paraId="1E182AD8" w14:textId="77777777" w:rsidR="000727A3" w:rsidRDefault="000727A3" w:rsidP="003E7E46"/>
    <w:p w14:paraId="7B8C8000" w14:textId="2409756C" w:rsidR="000727A3" w:rsidRPr="003E7E46" w:rsidRDefault="000727A3" w:rsidP="00EB03E2">
      <w:pPr>
        <w:pStyle w:val="Heading1"/>
        <w:spacing w:before="0"/>
      </w:pPr>
      <w:r>
        <w:t>Aim and objectives</w:t>
      </w:r>
    </w:p>
    <w:p w14:paraId="7BAE125C" w14:textId="0BB4A5E4" w:rsidR="0051184F" w:rsidRDefault="00EB03E2">
      <w:pPr>
        <w:pStyle w:val="Heading2"/>
      </w:pPr>
      <w:bookmarkStart w:id="12" w:name="_heading=h.1fob9te" w:colFirst="0" w:colLast="0"/>
      <w:bookmarkEnd w:id="12"/>
      <w:r>
        <w:t>Aim</w:t>
      </w:r>
    </w:p>
    <w:p w14:paraId="1B3803CF" w14:textId="5F979175" w:rsidR="00EB03E2" w:rsidRDefault="00C07C61" w:rsidP="00C07C61">
      <w:pPr>
        <w:jc w:val="both"/>
      </w:pPr>
      <w:r>
        <w:t xml:space="preserve">To predict, early in each month, which customers are unlikely to pay on time, and to identify which reminders work best for them, so that Cosmovision can contact them before the suspension date. This aims to reduce the number of customers suspended each month and to build a healthier portfolio in which customers pay for the current month rather than in arrears. </w:t>
      </w:r>
    </w:p>
    <w:p w14:paraId="574DB7B0" w14:textId="27625B53" w:rsidR="00C07C61" w:rsidRDefault="00C07C61" w:rsidP="00C07C61">
      <w:pPr>
        <w:pStyle w:val="Heading2"/>
      </w:pPr>
      <w:r>
        <w:t>Objectives</w:t>
      </w:r>
    </w:p>
    <w:p w14:paraId="7F8B8033" w14:textId="13932DD8" w:rsidR="004E3A18" w:rsidRDefault="004E3A18" w:rsidP="004E3A18">
      <w:pPr>
        <w:pStyle w:val="ListParagraph"/>
        <w:numPr>
          <w:ilvl w:val="0"/>
          <w:numId w:val="7"/>
        </w:numPr>
      </w:pPr>
      <w:r>
        <w:t xml:space="preserve">Define and measure a portfolio-health baseline (late-payment rate, days late, arrears, suspensions per month and the share of payments received on the suspension date), and profile how customers pay by sector, service type and payment channel. </w:t>
      </w:r>
    </w:p>
    <w:p w14:paraId="4716BDFB" w14:textId="0119BFF6" w:rsidR="004E3A18" w:rsidRDefault="004E3A18" w:rsidP="004E3A18">
      <w:pPr>
        <w:pStyle w:val="ListParagraph"/>
        <w:numPr>
          <w:ilvl w:val="0"/>
          <w:numId w:val="7"/>
        </w:numPr>
      </w:pPr>
      <w:r>
        <w:t xml:space="preserve">Train and compare classification models that predict, at the start of each month, whether each customer will pay before the suspension date, using time-based validation, and outperform the company’s practice of contacting customers who owe one or more months. </w:t>
      </w:r>
    </w:p>
    <w:p w14:paraId="3901C90C" w14:textId="35558BAD" w:rsidR="004E3A18" w:rsidRDefault="004E3A18" w:rsidP="004E3A18">
      <w:pPr>
        <w:pStyle w:val="ListParagraph"/>
        <w:numPr>
          <w:ilvl w:val="0"/>
          <w:numId w:val="7"/>
        </w:numPr>
      </w:pPr>
      <w:r>
        <w:t xml:space="preserve">Produce a monthly ranked list of at-risk customers, combining risk and amount owed, where the top 20% of the list captures at least 50% of revenue at risk. </w:t>
      </w:r>
    </w:p>
    <w:p w14:paraId="759E2BCA" w14:textId="7CEE92E7" w:rsidR="004E3A18" w:rsidRPr="004E3A18" w:rsidRDefault="004E3A18" w:rsidP="004E3A18">
      <w:pPr>
        <w:pStyle w:val="ListParagraph"/>
        <w:numPr>
          <w:ilvl w:val="0"/>
          <w:numId w:val="7"/>
        </w:numPr>
      </w:pPr>
      <w:r>
        <w:t>Deploy an automated collections decision engine with a monitoring dashboard.</w:t>
      </w:r>
    </w:p>
    <w:p w14:paraId="6E3EEB1D" w14:textId="77777777" w:rsidR="00C07C61" w:rsidRDefault="00C07C61" w:rsidP="00C07C61">
      <w:pPr>
        <w:jc w:val="both"/>
      </w:pPr>
    </w:p>
    <w:p w14:paraId="5746EF0D" w14:textId="77777777" w:rsidR="00C07C61" w:rsidRPr="00EB03E2" w:rsidRDefault="00C07C61" w:rsidP="00C07C61">
      <w:pPr>
        <w:jc w:val="both"/>
      </w:pPr>
    </w:p>
    <w:p w14:paraId="60033E0B" w14:textId="77777777" w:rsidR="0051184F" w:rsidRDefault="00E73B14">
      <w:pPr>
        <w:pStyle w:val="Heading3"/>
      </w:pPr>
      <w:bookmarkStart w:id="13" w:name="_heading=h.3znysh7" w:colFirst="0" w:colLast="0"/>
      <w:bookmarkEnd w:id="13"/>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4"/>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14" w:name="_heading=h.2et92p0" w:colFirst="0" w:colLast="0"/>
      <w:bookmarkEnd w:id="14"/>
      <w:r>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15" w:name="_heading=h.kfkjs3rwl2c1" w:colFirst="0" w:colLast="0"/>
      <w:bookmarkEnd w:id="15"/>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32CB" w14:textId="77777777" w:rsidR="00006125" w:rsidRDefault="00006125">
      <w:pPr>
        <w:spacing w:after="0" w:line="240" w:lineRule="auto"/>
      </w:pPr>
      <w:r>
        <w:separator/>
      </w:r>
    </w:p>
  </w:endnote>
  <w:endnote w:type="continuationSeparator" w:id="0">
    <w:p w14:paraId="27EFAB95" w14:textId="77777777" w:rsidR="00006125" w:rsidRDefault="00006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25E688F-E778-AA46-A4EF-BD157D832E06}"/>
  </w:font>
  <w:font w:name="Times New Roman">
    <w:panose1 w:val="02020603050405020304"/>
    <w:charset w:val="00"/>
    <w:family w:val="roman"/>
    <w:pitch w:val="variable"/>
    <w:sig w:usb0="E0002EFF" w:usb1="C000785B" w:usb2="00000009" w:usb3="00000000" w:csb0="000001FF" w:csb1="00000000"/>
    <w:embedRegular r:id="rId2" w:fontKey="{4CBC93D0-8966-2846-8171-2C9B8375DF86}"/>
    <w:embedBold r:id="rId3" w:fontKey="{7DF6CA66-8321-4C43-BCD1-FEAC15147271}"/>
    <w:embedItalic r:id="rId4" w:fontKey="{6F8CFB82-83E6-4E49-8352-60C5465CED7F}"/>
  </w:font>
  <w:font w:name="Courier New">
    <w:panose1 w:val="02070309020205020404"/>
    <w:charset w:val="00"/>
    <w:family w:val="modern"/>
    <w:pitch w:val="fixed"/>
    <w:sig w:usb0="E0002EFF" w:usb1="C0007843" w:usb2="00000009" w:usb3="00000000" w:csb0="000001FF" w:csb1="00000000"/>
    <w:embedRegular r:id="rId5" w:fontKey="{FE4E61CC-10E2-4745-9252-6056F8611DCC}"/>
  </w:font>
  <w:font w:name="Wingdings">
    <w:panose1 w:val="05000000000000000000"/>
    <w:charset w:val="4D"/>
    <w:family w:val="decorative"/>
    <w:pitch w:val="variable"/>
    <w:sig w:usb0="00000003" w:usb1="00000000" w:usb2="00000000" w:usb3="00000000" w:csb0="80000001" w:csb1="00000000"/>
    <w:embedRegular r:id="rId6" w:fontKey="{3BAB5989-6F10-724E-8D2C-3A2FB310AD92}"/>
  </w:font>
  <w:font w:name="Calibri">
    <w:panose1 w:val="020F0502020204030204"/>
    <w:charset w:val="00"/>
    <w:family w:val="swiss"/>
    <w:pitch w:val="variable"/>
    <w:sig w:usb0="E4002EFF" w:usb1="C200247B" w:usb2="00000009" w:usb3="00000000" w:csb0="000001FF" w:csb1="00000000"/>
    <w:embedRegular r:id="rId7" w:fontKey="{37F6B493-CF5B-D74D-B56F-E74888D3F0C6}"/>
    <w:embedBold r:id="rId8" w:fontKey="{E499AE50-BCB7-FE48-AB29-19655AB8ACE5}"/>
    <w:embedItalic r:id="rId9" w:fontKey="{D741CE64-38DF-1A4E-81F0-F41E86C52903}"/>
  </w:font>
  <w:font w:name="Aptos Display">
    <w:panose1 w:val="020B0004020202020204"/>
    <w:charset w:val="00"/>
    <w:family w:val="swiss"/>
    <w:pitch w:val="variable"/>
    <w:sig w:usb0="20000287" w:usb1="00000003" w:usb2="00000000" w:usb3="00000000" w:csb0="0000019F" w:csb1="00000000"/>
    <w:embedRegular r:id="rId10" w:fontKey="{F45374AB-5A4A-6040-9D3B-753EC8AFBE99}"/>
  </w:font>
  <w:font w:name="Play">
    <w:altName w:val="Calibri"/>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CE6C7226-F56C-414D-8DA1-3A6B5C2C4C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5435" w14:textId="77777777" w:rsidR="00006125" w:rsidRDefault="00006125">
      <w:pPr>
        <w:spacing w:after="0" w:line="240" w:lineRule="auto"/>
      </w:pPr>
      <w:r>
        <w:separator/>
      </w:r>
    </w:p>
  </w:footnote>
  <w:footnote w:type="continuationSeparator" w:id="0">
    <w:p w14:paraId="42EEAA53" w14:textId="77777777" w:rsidR="00006125" w:rsidRDefault="00006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674D"/>
    <w:multiLevelType w:val="hybridMultilevel"/>
    <w:tmpl w:val="CE5AD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5"/>
  </w:num>
  <w:num w:numId="4" w16cid:durableId="1057824889">
    <w:abstractNumId w:val="0"/>
  </w:num>
  <w:num w:numId="5" w16cid:durableId="716047706">
    <w:abstractNumId w:val="6"/>
  </w:num>
  <w:num w:numId="6" w16cid:durableId="720325003">
    <w:abstractNumId w:val="3"/>
  </w:num>
  <w:num w:numId="7" w16cid:durableId="193085189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6125"/>
    <w:rsid w:val="000727A3"/>
    <w:rsid w:val="0024408F"/>
    <w:rsid w:val="00271667"/>
    <w:rsid w:val="003E1F7C"/>
    <w:rsid w:val="003E7E46"/>
    <w:rsid w:val="004D5558"/>
    <w:rsid w:val="004E3A18"/>
    <w:rsid w:val="004F5038"/>
    <w:rsid w:val="0051184F"/>
    <w:rsid w:val="00605C5E"/>
    <w:rsid w:val="00770239"/>
    <w:rsid w:val="00891F35"/>
    <w:rsid w:val="008C0C1D"/>
    <w:rsid w:val="008E73A3"/>
    <w:rsid w:val="00912193"/>
    <w:rsid w:val="00983AF3"/>
    <w:rsid w:val="009A0CA6"/>
    <w:rsid w:val="009E1379"/>
    <w:rsid w:val="00A034FB"/>
    <w:rsid w:val="00C0515F"/>
    <w:rsid w:val="00C07C61"/>
    <w:rsid w:val="00D47AC6"/>
    <w:rsid w:val="00D975AF"/>
    <w:rsid w:val="00DA61F3"/>
    <w:rsid w:val="00DB4F8F"/>
    <w:rsid w:val="00E50787"/>
    <w:rsid w:val="00E73B14"/>
    <w:rsid w:val="00EB03E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9</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Maria Lopez</cp:lastModifiedBy>
  <cp:revision>4</cp:revision>
  <dcterms:created xsi:type="dcterms:W3CDTF">2026-04-19T21:12:00Z</dcterms:created>
  <dcterms:modified xsi:type="dcterms:W3CDTF">2026-10-18T18:31:00Z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